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8588D" w14:textId="14EEFB82" w:rsidR="009D4552" w:rsidRDefault="00CF28AD" w:rsidP="002E2D7E">
      <w:pPr>
        <w:pStyle w:val="Heading2"/>
      </w:pPr>
      <w:r>
        <w:t xml:space="preserve">Mortality Model </w:t>
      </w:r>
      <w:r w:rsidR="009D4552">
        <w:t>Methodol</w:t>
      </w:r>
      <w:r w:rsidR="005C7734">
        <w:t>o</w:t>
      </w:r>
      <w:r w:rsidR="009D4552">
        <w:t>gy</w:t>
      </w:r>
      <w:r w:rsidR="005C7734">
        <w:t>:</w:t>
      </w:r>
    </w:p>
    <w:p w14:paraId="6BE97D9E" w14:textId="737D0F8D" w:rsidR="005C7734" w:rsidRDefault="005C7734" w:rsidP="005C7734">
      <w:pPr>
        <w:pStyle w:val="ListParagraph"/>
        <w:numPr>
          <w:ilvl w:val="0"/>
          <w:numId w:val="1"/>
        </w:numPr>
      </w:pPr>
      <w:r>
        <w:t xml:space="preserve">The input to the code is just the output from </w:t>
      </w:r>
      <w:r w:rsidR="003D7E79">
        <w:t>the main simulation model and the mortality file.</w:t>
      </w:r>
    </w:p>
    <w:p w14:paraId="3887AB4A" w14:textId="63DD9287" w:rsidR="00B631A3" w:rsidRDefault="00B631A3" w:rsidP="00B631A3">
      <w:pPr>
        <w:pStyle w:val="ListParagraph"/>
        <w:numPr>
          <w:ilvl w:val="0"/>
          <w:numId w:val="1"/>
        </w:numPr>
      </w:pPr>
      <w:r>
        <w:t xml:space="preserve">We used mortality data from </w:t>
      </w:r>
      <w:r w:rsidRPr="00B631A3">
        <w:rPr>
          <w:highlight w:val="yellow"/>
        </w:rPr>
        <w:t>source</w:t>
      </w:r>
      <w:r>
        <w:t>. This dataset contains mortality data for different ages and genders across different countries.</w:t>
      </w:r>
    </w:p>
    <w:p w14:paraId="368AEF5A" w14:textId="0D640532" w:rsidR="003D7E79" w:rsidRDefault="003D7E79" w:rsidP="005C7734">
      <w:pPr>
        <w:pStyle w:val="ListParagraph"/>
        <w:numPr>
          <w:ilvl w:val="0"/>
          <w:numId w:val="1"/>
        </w:numPr>
      </w:pPr>
      <w:r>
        <w:t>Clean up the mortality data</w:t>
      </w:r>
      <w:r w:rsidR="00516B24">
        <w:t>:</w:t>
      </w:r>
    </w:p>
    <w:p w14:paraId="079DF7E2" w14:textId="2BC43D63" w:rsidR="00516B24" w:rsidRDefault="00516B24" w:rsidP="00516B24">
      <w:pPr>
        <w:pStyle w:val="ListParagraph"/>
        <w:numPr>
          <w:ilvl w:val="1"/>
          <w:numId w:val="1"/>
        </w:numPr>
      </w:pPr>
      <w:r>
        <w:t>There’s missing data in the mortality dataset. entire countries don’t have an any entries. Certain countries have missing data for certain ages or gender.</w:t>
      </w:r>
    </w:p>
    <w:p w14:paraId="7805A3F1" w14:textId="3AF9D860" w:rsidR="00516B24" w:rsidRDefault="00516B24" w:rsidP="00516B24">
      <w:pPr>
        <w:pStyle w:val="ListParagraph"/>
        <w:numPr>
          <w:ilvl w:val="1"/>
          <w:numId w:val="1"/>
        </w:numPr>
      </w:pPr>
      <w:r>
        <w:t>This was resolved by filling in the missing data through imputation. There were 3 levels of imputed data:</w:t>
      </w:r>
    </w:p>
    <w:p w14:paraId="0F3F9724" w14:textId="000532FF" w:rsidR="00516B24" w:rsidRDefault="00516B24" w:rsidP="00516B24">
      <w:pPr>
        <w:pStyle w:val="ListParagraph"/>
        <w:numPr>
          <w:ilvl w:val="2"/>
          <w:numId w:val="1"/>
        </w:numPr>
      </w:pPr>
      <w:r>
        <w:t>Primary: Missing rates were filled using the median mortality rate of the corresponding UN Region, stratified by age and sex.</w:t>
      </w:r>
    </w:p>
    <w:p w14:paraId="1B31E345" w14:textId="15960983" w:rsidR="00516B24" w:rsidRDefault="00516B24" w:rsidP="00516B24">
      <w:pPr>
        <w:pStyle w:val="ListParagraph"/>
        <w:numPr>
          <w:ilvl w:val="2"/>
          <w:numId w:val="1"/>
        </w:numPr>
      </w:pPr>
      <w:r>
        <w:t>Secondary: If regional data was unavailable, global medians for that age-sex cohort were applied.</w:t>
      </w:r>
    </w:p>
    <w:p w14:paraId="32281B46" w14:textId="6A14373C" w:rsidR="00516B24" w:rsidRDefault="00516B24" w:rsidP="00516B24">
      <w:pPr>
        <w:pStyle w:val="ListParagraph"/>
        <w:numPr>
          <w:ilvl w:val="2"/>
          <w:numId w:val="1"/>
        </w:numPr>
      </w:pPr>
      <w:r w:rsidRPr="00516B24">
        <w:t>Floor Constraint: To prevent computational errors from zero-probability events, a minimum mortality floor was set at 0.00001 (1 per 100,000).</w:t>
      </w:r>
    </w:p>
    <w:p w14:paraId="4C73842F" w14:textId="65F71213" w:rsidR="00B631A3" w:rsidRDefault="00B631A3" w:rsidP="00B631A3">
      <w:pPr>
        <w:pStyle w:val="ListParagraph"/>
        <w:numPr>
          <w:ilvl w:val="0"/>
          <w:numId w:val="1"/>
        </w:numPr>
      </w:pPr>
      <w:r>
        <w:t>After cleaning and imputing the dataset, we are left with clean mortality data that can be used in the simulation to find the mortality of any participant for any combination of age and gender.</w:t>
      </w:r>
    </w:p>
    <w:p w14:paraId="1155B386" w14:textId="77777777" w:rsidR="00CA228B" w:rsidRDefault="00B631A3" w:rsidP="00B631A3">
      <w:pPr>
        <w:pStyle w:val="ListParagraph"/>
        <w:numPr>
          <w:ilvl w:val="0"/>
          <w:numId w:val="1"/>
        </w:numPr>
      </w:pPr>
      <w:r>
        <w:t xml:space="preserve">Before starting the simulation, we need to assign hazard ratios to each participant. </w:t>
      </w:r>
      <w:r w:rsidR="006112CF">
        <w:t xml:space="preserve">The Hazard ratios were taken from this </w:t>
      </w:r>
      <w:r w:rsidR="006112CF" w:rsidRPr="006112CF">
        <w:rPr>
          <w:highlight w:val="yellow"/>
        </w:rPr>
        <w:t>paper</w:t>
      </w:r>
      <w:r w:rsidR="006112CF">
        <w:t xml:space="preserve">. These ratios signify how much more likely a person is to die because of increased BMI. The baseline for the ratios is a BMI of 20-25. Anything more or less than this range would increase the mortality rate. </w:t>
      </w:r>
    </w:p>
    <w:p w14:paraId="29A715AA" w14:textId="35BAFE55" w:rsidR="00B631A3" w:rsidRDefault="00D41B39" w:rsidP="005E3560">
      <w:pPr>
        <w:pStyle w:val="ListParagraph"/>
        <w:numPr>
          <w:ilvl w:val="0"/>
          <w:numId w:val="1"/>
        </w:numPr>
      </w:pPr>
      <w:r>
        <w:t>All participants were assigned a</w:t>
      </w:r>
      <w:r w:rsidR="00CA228B">
        <w:t>n</w:t>
      </w:r>
      <w:r>
        <w:t xml:space="preserve"> </w:t>
      </w:r>
      <w:r w:rsidR="00CA228B">
        <w:t xml:space="preserve">initial hazard rate based on their existing BMI and the BMI after the semaglutide </w:t>
      </w:r>
      <w:r w:rsidR="009748E0">
        <w:t xml:space="preserve">treatment. </w:t>
      </w:r>
      <w:r w:rsidR="005E3560">
        <w:t>Then a percentage change in the mortality reduction was calculated by dividing the treatment hazard ratio to the baseline hazard ratio. This is done to “normalize” the hazard ratio to a baseline of 20-25</w:t>
      </w:r>
      <w:r w:rsidR="00FE1725">
        <w:t xml:space="preserve"> before the post treatment hazard ratio is applied</w:t>
      </w:r>
      <w:r w:rsidR="005E3560">
        <w:t xml:space="preserve">. </w:t>
      </w:r>
      <w:r w:rsidR="00FE1725">
        <w:t>T</w:t>
      </w:r>
      <w:r w:rsidR="005E3560">
        <w:t>his</w:t>
      </w:r>
      <w:r w:rsidR="00FE1725">
        <w:t xml:space="preserve"> is the</w:t>
      </w:r>
      <w:r w:rsidR="005E3560">
        <w:t xml:space="preserve"> percentage change </w:t>
      </w:r>
      <w:r w:rsidR="00FE1725">
        <w:t>of</w:t>
      </w:r>
      <w:r w:rsidR="005E3560">
        <w:t xml:space="preserve"> mortality that a given participant can expect to see post treatment.</w:t>
      </w:r>
    </w:p>
    <w:p w14:paraId="7799F310" w14:textId="52F28432" w:rsidR="00FE1725" w:rsidRDefault="00FE1725" w:rsidP="00B631A3">
      <w:pPr>
        <w:pStyle w:val="ListParagraph"/>
        <w:numPr>
          <w:ilvl w:val="0"/>
          <w:numId w:val="1"/>
        </w:numPr>
      </w:pPr>
      <w:r>
        <w:t xml:space="preserve">Simulation: The simulation was conducted for a time horizon of 10 years. This number was chosen as it’s long enough to get an idea of long term impacts, but it’s short enough that probability of confounding factors (like increase in emissions due to AI use, decrease in emissions due to technical advancements, better drugs etc.) don’t taint the results as much. </w:t>
      </w:r>
      <w:r w:rsidR="009B2CF0">
        <w:t>Their baseline</w:t>
      </w:r>
      <w:ins w:id="0" w:author="Seth Wynes" w:date="2026-03-02T21:40:00Z" w16du:dateUtc="2026-03-02T21:40:45Z">
        <w:r w:rsidR="02868CD8">
          <w:t xml:space="preserve"> BMI</w:t>
        </w:r>
      </w:ins>
      <w:r w:rsidR="009B2CF0">
        <w:t xml:space="preserve"> and semaglutide BMI</w:t>
      </w:r>
      <w:del w:id="1" w:author="Seth Wynes" w:date="2026-03-02T21:40:00Z" w16du:dateUtc="2026-03-02T21:40:48Z">
        <w:r w:rsidDel="009B2CF0">
          <w:delText>’s</w:delText>
        </w:r>
      </w:del>
      <w:r w:rsidR="009B2CF0">
        <w:t xml:space="preserve"> were assumed to stay constant over the 10 years.</w:t>
      </w:r>
    </w:p>
    <w:p w14:paraId="14F3B0EE" w14:textId="3AB8E37A" w:rsidR="00FE1725" w:rsidRDefault="00FE1725" w:rsidP="00FE1725">
      <w:pPr>
        <w:pStyle w:val="ListParagraph"/>
        <w:numPr>
          <w:ilvl w:val="1"/>
          <w:numId w:val="1"/>
        </w:numPr>
      </w:pPr>
      <w:r>
        <w:lastRenderedPageBreak/>
        <w:t xml:space="preserve">The simulation starts by initializing everyone </w:t>
      </w:r>
      <w:r w:rsidR="009B2CF0">
        <w:t xml:space="preserve">in year 0 </w:t>
      </w:r>
      <w:r>
        <w:t xml:space="preserve">with their baseline and semaglutide BMIs and </w:t>
      </w:r>
      <w:r w:rsidR="009B2CF0">
        <w:t>being alive in both circumstances.</w:t>
      </w:r>
    </w:p>
    <w:p w14:paraId="1C78095C" w14:textId="0EC323B7" w:rsidR="00FE1725" w:rsidRDefault="009B2CF0" w:rsidP="00FE1725">
      <w:pPr>
        <w:pStyle w:val="ListParagraph"/>
        <w:numPr>
          <w:ilvl w:val="1"/>
          <w:numId w:val="1"/>
        </w:numPr>
      </w:pPr>
      <w:r>
        <w:t>Then e</w:t>
      </w:r>
      <w:r w:rsidR="00FE1725">
        <w:t xml:space="preserve">very year the participants were allowed to age by a year. </w:t>
      </w:r>
      <w:r>
        <w:t>Their mortality rate on their new age was looked up in the imputed mortality table each year. A post treatment mortality was applied by multiplying the baseline with the percentage</w:t>
      </w:r>
      <w:r w:rsidR="00BD3F44">
        <w:t xml:space="preserve"> change in mortality calculated earlier using hazard ratio.</w:t>
      </w:r>
      <w:r>
        <w:t xml:space="preserve">  A random number between 0 and 1 was generated, if the random number is lower than the </w:t>
      </w:r>
      <w:r w:rsidR="00BD3F44">
        <w:t xml:space="preserve">mortality rate for either the baseline or treatment scenario, the person has been considered as diseased for that scenario. </w:t>
      </w:r>
    </w:p>
    <w:p w14:paraId="1BF6B9AA" w14:textId="2303BFA7" w:rsidR="00BD3F44" w:rsidRDefault="00BD3F44" w:rsidP="00FE1725">
      <w:pPr>
        <w:pStyle w:val="ListParagraph"/>
        <w:numPr>
          <w:ilvl w:val="1"/>
          <w:numId w:val="1"/>
        </w:numPr>
      </w:pPr>
      <w:r>
        <w:t>Note:</w:t>
      </w:r>
      <w:ins w:id="2" w:author="Seth Wynes" w:date="2026-03-02T21:41:00Z" w16du:dateUtc="2026-03-02T21:41:33Z">
        <w:r w:rsidR="22BBE6FA">
          <w:t xml:space="preserve"> we assume</w:t>
        </w:r>
      </w:ins>
      <w:r>
        <w:t xml:space="preserve"> patients older than 75 are not</w:t>
      </w:r>
      <w:del w:id="3" w:author="Seth Wynes" w:date="2026-03-02T21:41:00Z" w16du:dateUtc="2026-03-02T21:41:23Z">
        <w:r w:rsidDel="00BD3F44">
          <w:delText xml:space="preserve"> getting</w:delText>
        </w:r>
      </w:del>
      <w:r>
        <w:t xml:space="preserve"> prescribed semaglutide. Thus, people in the 65-74 range who turned 75 in the duration of the simulation should technically not be getting the prescription. To account for this, we set a benefit reduction of 50% for people who age beyond 75 during the process of the simulation.</w:t>
      </w:r>
    </w:p>
    <w:p w14:paraId="34497135" w14:textId="4CFAB11C" w:rsidR="00BD3F44" w:rsidRDefault="00BD3F44" w:rsidP="00FE1725">
      <w:pPr>
        <w:pStyle w:val="ListParagraph"/>
        <w:numPr>
          <w:ilvl w:val="1"/>
          <w:numId w:val="1"/>
        </w:numPr>
      </w:pPr>
      <w:commentRangeStart w:id="4"/>
      <w:r>
        <w:t>Every year the difference between the baseline and semaglutide population is computed</w:t>
      </w:r>
      <w:r w:rsidR="0021650A">
        <w:t xml:space="preserve">. This number signifies </w:t>
      </w:r>
      <w:r w:rsidR="00EE3904">
        <w:t xml:space="preserve">the </w:t>
      </w:r>
      <w:r w:rsidR="0021650A">
        <w:t xml:space="preserve">years gained due to semaglutide. At the end of the 10 year simulation period, the differences are added to get </w:t>
      </w:r>
      <w:r w:rsidR="00EE3904">
        <w:t>“</w:t>
      </w:r>
      <w:r w:rsidR="0021650A">
        <w:t xml:space="preserve">total </w:t>
      </w:r>
      <w:r w:rsidR="00EE3904">
        <w:t>person years saved”</w:t>
      </w:r>
      <w:r w:rsidR="0021650A">
        <w:t>. Note: This is different metric than the number of people who survived due to semaglutide. A person who survived due to semaglutide in year 1</w:t>
      </w:r>
      <w:r w:rsidR="00EE3904">
        <w:t xml:space="preserve"> (vs baseline)</w:t>
      </w:r>
      <w:r w:rsidR="0021650A">
        <w:t xml:space="preserve"> and survives all the way to year 10 would add 10 to the metric.</w:t>
      </w:r>
      <w:commentRangeEnd w:id="4"/>
      <w:r>
        <w:rPr>
          <w:rStyle w:val="CommentReference"/>
          <w:sz w:val="24"/>
          <w:szCs w:val="24"/>
        </w:rPr>
        <w:commentReference w:id="4"/>
      </w:r>
    </w:p>
    <w:p w14:paraId="3F5A5E93" w14:textId="25E1D59C" w:rsidR="0021650A" w:rsidRDefault="00EE3904" w:rsidP="00EE3904">
      <w:pPr>
        <w:pStyle w:val="ListParagraph"/>
        <w:numPr>
          <w:ilvl w:val="0"/>
          <w:numId w:val="1"/>
        </w:numPr>
      </w:pPr>
      <w:r>
        <w:t xml:space="preserve">The number of years need to be multiplied with the per capita emissions in a country in a year. This should give the total quantity of greenhouse emissions due to people saved as a result of the treatment over a time horizon of 10 years. </w:t>
      </w:r>
    </w:p>
    <w:p w14:paraId="74DDD353" w14:textId="67DA8FDD" w:rsidR="00C4262A" w:rsidRDefault="00C4262A" w:rsidP="00EE3904">
      <w:pPr>
        <w:pStyle w:val="ListParagraph"/>
        <w:numPr>
          <w:ilvl w:val="0"/>
          <w:numId w:val="1"/>
        </w:numPr>
      </w:pPr>
      <w:r>
        <w:t xml:space="preserve">Computing the total emissions in tCO2e: We used the per capita emissions from </w:t>
      </w:r>
      <w:r w:rsidRPr="68E03A6B">
        <w:rPr>
          <w:highlight w:val="yellow"/>
        </w:rPr>
        <w:t>this dataset</w:t>
      </w:r>
      <w:r>
        <w:t xml:space="preserve">. </w:t>
      </w:r>
      <w:r w:rsidR="003B40F3">
        <w:t xml:space="preserve">We took the </w:t>
      </w:r>
      <w:r>
        <w:t xml:space="preserve">emission </w:t>
      </w:r>
      <w:r w:rsidR="003B40F3">
        <w:t>factor (in tCO2)</w:t>
      </w:r>
      <w:r>
        <w:t xml:space="preserve"> from the latest available year projected to decrease by 1%</w:t>
      </w:r>
      <w:r w:rsidR="003B40F3">
        <w:t>. The decrease was based on the assumption that the CO2 emissions for developed countries are expected to decrease as technological advancement and public perception in developed countries would lead to decreased emissions. T</w:t>
      </w:r>
      <w:r>
        <w:t xml:space="preserve">his </w:t>
      </w:r>
      <w:r w:rsidR="003B40F3">
        <w:t>factor</w:t>
      </w:r>
      <w:r>
        <w:t xml:space="preserve"> was</w:t>
      </w:r>
      <w:r w:rsidR="003B40F3">
        <w:t xml:space="preserve"> then</w:t>
      </w:r>
      <w:r>
        <w:t xml:space="preserve"> multiplied by the number of lives saved in a given year form the mortality simulation result. </w:t>
      </w:r>
      <w:r w:rsidR="003B40F3">
        <w:t>The sum of these resulted in the total carbon emissions across</w:t>
      </w:r>
      <w:commentRangeStart w:id="5"/>
      <w:r w:rsidR="003B40F3">
        <w:t xml:space="preserve"> 7 years </w:t>
      </w:r>
      <w:commentRangeEnd w:id="5"/>
      <w:r>
        <w:rPr>
          <w:rStyle w:val="CommentReference"/>
          <w:sz w:val="24"/>
          <w:szCs w:val="24"/>
        </w:rPr>
        <w:commentReference w:id="5"/>
      </w:r>
      <w:r w:rsidR="003B40F3">
        <w:t>due to lives saved by the drug.</w:t>
      </w:r>
    </w:p>
    <w:p w14:paraId="06F6002E" w14:textId="26719711" w:rsidR="00282A18" w:rsidRDefault="00282A18">
      <w:r>
        <w:br w:type="page"/>
      </w:r>
    </w:p>
    <w:p w14:paraId="6EBD1D0C" w14:textId="77777777" w:rsidR="00282A18" w:rsidRDefault="00282A18" w:rsidP="00282A18">
      <w:pPr>
        <w:sectPr w:rsidR="00282A18">
          <w:pgSz w:w="12240" w:h="15840"/>
          <w:pgMar w:top="1440" w:right="1440" w:bottom="1440" w:left="1440" w:header="708" w:footer="708" w:gutter="0"/>
          <w:cols w:space="708"/>
          <w:docGrid w:linePitch="360"/>
        </w:sectPr>
      </w:pPr>
    </w:p>
    <w:p w14:paraId="0936660F" w14:textId="030C1C72" w:rsidR="00282A18" w:rsidRDefault="00282A18" w:rsidP="002E2D7E">
      <w:pPr>
        <w:pStyle w:val="Heading2"/>
      </w:pPr>
      <w:r>
        <w:lastRenderedPageBreak/>
        <w:t>Economic Model Methodology:</w:t>
      </w:r>
    </w:p>
    <w:p w14:paraId="1B7C8DE2" w14:textId="3B96EB22" w:rsidR="00282A18" w:rsidRDefault="00AF5324" w:rsidP="00282A18">
      <w:r>
        <w:t xml:space="preserve">The economic model is based on the </w:t>
      </w:r>
      <w:r w:rsidR="00927253" w:rsidRPr="00EF2B30">
        <w:rPr>
          <w:highlight w:val="yellow"/>
        </w:rPr>
        <w:t xml:space="preserve">paper by </w:t>
      </w:r>
      <w:r w:rsidR="00EF2B30" w:rsidRPr="00EF2B30">
        <w:rPr>
          <w:highlight w:val="yellow"/>
        </w:rPr>
        <w:t>Margaret</w:t>
      </w:r>
      <w:r w:rsidR="00EF2B30">
        <w:t xml:space="preserve">. This paper goes into the details of how if the quantity demanded reduces, the price of the </w:t>
      </w:r>
      <w:r w:rsidR="00B00F8B">
        <w:t xml:space="preserve">good goes down which in turn would cause the quantity demanded to rebound and go up. This increase in quantity demanded would cause some of the loss of quantity to rebound and have reduced impact. This work was extended to our paper where in the </w:t>
      </w:r>
      <w:r w:rsidR="003705F3">
        <w:t>quantity</w:t>
      </w:r>
      <w:r w:rsidR="00B00F8B">
        <w:t xml:space="preserve"> demanded goes down because people are eating less food, the price of the goods would go down which would make the good cheaper and make more people buy them. This would have a rebound effect where the quantity demanded doesn’t actually reduce as much as the initial amount. </w:t>
      </w:r>
    </w:p>
    <w:p w14:paraId="53B78DE6" w14:textId="33BEFE80" w:rsidR="00B00F8B" w:rsidRDefault="00300AAC" w:rsidP="00300AAC">
      <w:pPr>
        <w:pStyle w:val="ListParagraph"/>
        <w:numPr>
          <w:ilvl w:val="0"/>
          <w:numId w:val="2"/>
        </w:numPr>
      </w:pPr>
      <w:r>
        <w:t>Input to the code is the output of the simulation model, FAOSTAT food group data, the demand and supply elasticity data, price index by country data and the carbon intensity by food group.</w:t>
      </w:r>
    </w:p>
    <w:tbl>
      <w:tblPr>
        <w:tblStyle w:val="PlainTable3"/>
        <w:tblpPr w:leftFromText="180" w:rightFromText="180" w:vertAnchor="text" w:tblpX="709" w:tblpY="1327"/>
        <w:tblW w:w="8759" w:type="dxa"/>
        <w:tblLook w:val="0420" w:firstRow="1" w:lastRow="0" w:firstColumn="0" w:lastColumn="0" w:noHBand="0" w:noVBand="1"/>
      </w:tblPr>
      <w:tblGrid>
        <w:gridCol w:w="2835"/>
        <w:gridCol w:w="2977"/>
        <w:gridCol w:w="2947"/>
      </w:tblGrid>
      <w:tr w:rsidR="00300AAC" w:rsidRPr="00300AAC" w14:paraId="65866EE1" w14:textId="77777777" w:rsidTr="007F0C0E">
        <w:trPr>
          <w:cnfStyle w:val="100000000000" w:firstRow="1" w:lastRow="0" w:firstColumn="0" w:lastColumn="0" w:oddVBand="0" w:evenVBand="0" w:oddHBand="0" w:evenHBand="0" w:firstRowFirstColumn="0" w:firstRowLastColumn="0" w:lastRowFirstColumn="0" w:lastRowLastColumn="0"/>
          <w:trHeight w:val="320"/>
        </w:trPr>
        <w:tc>
          <w:tcPr>
            <w:tcW w:w="2835" w:type="dxa"/>
            <w:noWrap/>
            <w:hideMark/>
          </w:tcPr>
          <w:p w14:paraId="7DB90223"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Supply elasticity</w:t>
            </w:r>
          </w:p>
        </w:tc>
        <w:tc>
          <w:tcPr>
            <w:tcW w:w="2977" w:type="dxa"/>
            <w:noWrap/>
            <w:hideMark/>
          </w:tcPr>
          <w:p w14:paraId="3D93F71F"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Demand Elasticity</w:t>
            </w:r>
          </w:p>
        </w:tc>
        <w:tc>
          <w:tcPr>
            <w:tcW w:w="2947" w:type="dxa"/>
            <w:noWrap/>
            <w:hideMark/>
          </w:tcPr>
          <w:p w14:paraId="707C2438"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FAOSTAT Food supply table</w:t>
            </w:r>
          </w:p>
        </w:tc>
      </w:tr>
      <w:tr w:rsidR="00300AAC" w:rsidRPr="00300AAC" w14:paraId="3E108678" w14:textId="77777777" w:rsidTr="007F0C0E">
        <w:trPr>
          <w:cnfStyle w:val="000000100000" w:firstRow="0" w:lastRow="0" w:firstColumn="0" w:lastColumn="0" w:oddVBand="0" w:evenVBand="0" w:oddHBand="1" w:evenHBand="0" w:firstRowFirstColumn="0" w:firstRowLastColumn="0" w:lastRowFirstColumn="0" w:lastRowLastColumn="0"/>
          <w:trHeight w:val="320"/>
        </w:trPr>
        <w:tc>
          <w:tcPr>
            <w:tcW w:w="2835" w:type="dxa"/>
            <w:noWrap/>
            <w:hideMark/>
          </w:tcPr>
          <w:p w14:paraId="71589536"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Cereals + Roots and Tubers</w:t>
            </w:r>
          </w:p>
        </w:tc>
        <w:tc>
          <w:tcPr>
            <w:tcW w:w="2977" w:type="dxa"/>
            <w:noWrap/>
            <w:hideMark/>
          </w:tcPr>
          <w:p w14:paraId="6E6132E6"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Cereals</w:t>
            </w:r>
          </w:p>
        </w:tc>
        <w:tc>
          <w:tcPr>
            <w:tcW w:w="2947" w:type="dxa"/>
            <w:noWrap/>
            <w:hideMark/>
          </w:tcPr>
          <w:p w14:paraId="21EA8C2E"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Cereals</w:t>
            </w:r>
          </w:p>
        </w:tc>
      </w:tr>
      <w:tr w:rsidR="00300AAC" w:rsidRPr="00300AAC" w14:paraId="59CFBFEB" w14:textId="77777777" w:rsidTr="007F0C0E">
        <w:trPr>
          <w:trHeight w:val="320"/>
        </w:trPr>
        <w:tc>
          <w:tcPr>
            <w:tcW w:w="2835" w:type="dxa"/>
            <w:noWrap/>
            <w:hideMark/>
          </w:tcPr>
          <w:p w14:paraId="1B03878E"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Milk</w:t>
            </w:r>
          </w:p>
        </w:tc>
        <w:tc>
          <w:tcPr>
            <w:tcW w:w="2977" w:type="dxa"/>
            <w:noWrap/>
            <w:hideMark/>
          </w:tcPr>
          <w:p w14:paraId="717423E1"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Dairy</w:t>
            </w:r>
          </w:p>
        </w:tc>
        <w:tc>
          <w:tcPr>
            <w:tcW w:w="2947" w:type="dxa"/>
            <w:noWrap/>
            <w:hideMark/>
          </w:tcPr>
          <w:p w14:paraId="0F917204"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Dairy</w:t>
            </w:r>
          </w:p>
        </w:tc>
      </w:tr>
      <w:tr w:rsidR="00300AAC" w:rsidRPr="00300AAC" w14:paraId="45A75D48" w14:textId="77777777" w:rsidTr="007F0C0E">
        <w:trPr>
          <w:cnfStyle w:val="000000100000" w:firstRow="0" w:lastRow="0" w:firstColumn="0" w:lastColumn="0" w:oddVBand="0" w:evenVBand="0" w:oddHBand="1" w:evenHBand="0" w:firstRowFirstColumn="0" w:firstRowLastColumn="0" w:lastRowFirstColumn="0" w:lastRowLastColumn="0"/>
          <w:trHeight w:val="320"/>
        </w:trPr>
        <w:tc>
          <w:tcPr>
            <w:tcW w:w="2835" w:type="dxa"/>
            <w:noWrap/>
            <w:hideMark/>
          </w:tcPr>
          <w:p w14:paraId="12028A9E"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Meat</w:t>
            </w:r>
          </w:p>
        </w:tc>
        <w:tc>
          <w:tcPr>
            <w:tcW w:w="2977" w:type="dxa"/>
            <w:noWrap/>
            <w:hideMark/>
          </w:tcPr>
          <w:p w14:paraId="068C86A0"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Eggs</w:t>
            </w:r>
          </w:p>
        </w:tc>
        <w:tc>
          <w:tcPr>
            <w:tcW w:w="2947" w:type="dxa"/>
            <w:noWrap/>
            <w:hideMark/>
          </w:tcPr>
          <w:p w14:paraId="58155694"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Eggs</w:t>
            </w:r>
          </w:p>
        </w:tc>
      </w:tr>
      <w:tr w:rsidR="00300AAC" w:rsidRPr="00300AAC" w14:paraId="024F57D9" w14:textId="77777777" w:rsidTr="007F0C0E">
        <w:trPr>
          <w:trHeight w:val="320"/>
        </w:trPr>
        <w:tc>
          <w:tcPr>
            <w:tcW w:w="2835" w:type="dxa"/>
            <w:noWrap/>
            <w:hideMark/>
          </w:tcPr>
          <w:p w14:paraId="40B2741D"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Oilcrops and Pulses</w:t>
            </w:r>
          </w:p>
        </w:tc>
        <w:tc>
          <w:tcPr>
            <w:tcW w:w="2977" w:type="dxa"/>
            <w:noWrap/>
            <w:hideMark/>
          </w:tcPr>
          <w:p w14:paraId="191D5806"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Fats and oils</w:t>
            </w:r>
          </w:p>
        </w:tc>
        <w:tc>
          <w:tcPr>
            <w:tcW w:w="2947" w:type="dxa"/>
            <w:noWrap/>
            <w:hideMark/>
          </w:tcPr>
          <w:p w14:paraId="15C6AFB4"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Fats and oils</w:t>
            </w:r>
          </w:p>
        </w:tc>
      </w:tr>
      <w:tr w:rsidR="00300AAC" w:rsidRPr="00300AAC" w14:paraId="6CF97363" w14:textId="77777777" w:rsidTr="007F0C0E">
        <w:trPr>
          <w:cnfStyle w:val="000000100000" w:firstRow="0" w:lastRow="0" w:firstColumn="0" w:lastColumn="0" w:oddVBand="0" w:evenVBand="0" w:oddHBand="1" w:evenHBand="0" w:firstRowFirstColumn="0" w:firstRowLastColumn="0" w:lastRowFirstColumn="0" w:lastRowLastColumn="0"/>
          <w:trHeight w:val="320"/>
        </w:trPr>
        <w:tc>
          <w:tcPr>
            <w:tcW w:w="2835" w:type="dxa"/>
            <w:noWrap/>
            <w:hideMark/>
          </w:tcPr>
          <w:p w14:paraId="38E9CFF0"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Meat</w:t>
            </w:r>
          </w:p>
        </w:tc>
        <w:tc>
          <w:tcPr>
            <w:tcW w:w="2977" w:type="dxa"/>
            <w:noWrap/>
            <w:hideMark/>
          </w:tcPr>
          <w:p w14:paraId="7CDAF531"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Fish</w:t>
            </w:r>
          </w:p>
        </w:tc>
        <w:tc>
          <w:tcPr>
            <w:tcW w:w="2947" w:type="dxa"/>
            <w:noWrap/>
            <w:hideMark/>
          </w:tcPr>
          <w:p w14:paraId="76FD42D2"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Fish</w:t>
            </w:r>
          </w:p>
        </w:tc>
      </w:tr>
      <w:tr w:rsidR="00300AAC" w:rsidRPr="00300AAC" w14:paraId="14E84C17" w14:textId="77777777" w:rsidTr="007F0C0E">
        <w:trPr>
          <w:trHeight w:val="320"/>
        </w:trPr>
        <w:tc>
          <w:tcPr>
            <w:tcW w:w="2835" w:type="dxa"/>
            <w:noWrap/>
            <w:hideMark/>
          </w:tcPr>
          <w:p w14:paraId="38CC9BF8"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Fruits and Vegetables</w:t>
            </w:r>
          </w:p>
        </w:tc>
        <w:tc>
          <w:tcPr>
            <w:tcW w:w="2977" w:type="dxa"/>
            <w:noWrap/>
            <w:hideMark/>
          </w:tcPr>
          <w:p w14:paraId="1C884E71"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Fruit and vegetables</w:t>
            </w:r>
          </w:p>
        </w:tc>
        <w:tc>
          <w:tcPr>
            <w:tcW w:w="2947" w:type="dxa"/>
            <w:noWrap/>
            <w:hideMark/>
          </w:tcPr>
          <w:p w14:paraId="3435F442"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Fruit and vegetables</w:t>
            </w:r>
          </w:p>
        </w:tc>
      </w:tr>
      <w:tr w:rsidR="00300AAC" w:rsidRPr="00300AAC" w14:paraId="69D34851" w14:textId="77777777" w:rsidTr="007F0C0E">
        <w:trPr>
          <w:cnfStyle w:val="000000100000" w:firstRow="0" w:lastRow="0" w:firstColumn="0" w:lastColumn="0" w:oddVBand="0" w:evenVBand="0" w:oddHBand="1" w:evenHBand="0" w:firstRowFirstColumn="0" w:firstRowLastColumn="0" w:lastRowFirstColumn="0" w:lastRowLastColumn="0"/>
          <w:trHeight w:val="320"/>
        </w:trPr>
        <w:tc>
          <w:tcPr>
            <w:tcW w:w="2835" w:type="dxa"/>
            <w:noWrap/>
            <w:hideMark/>
          </w:tcPr>
          <w:p w14:paraId="2EBBC61A"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Meat</w:t>
            </w:r>
          </w:p>
        </w:tc>
        <w:tc>
          <w:tcPr>
            <w:tcW w:w="2977" w:type="dxa"/>
            <w:noWrap/>
            <w:hideMark/>
          </w:tcPr>
          <w:p w14:paraId="74ABB2AD"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Meat</w:t>
            </w:r>
          </w:p>
        </w:tc>
        <w:tc>
          <w:tcPr>
            <w:tcW w:w="2947" w:type="dxa"/>
            <w:noWrap/>
            <w:hideMark/>
          </w:tcPr>
          <w:p w14:paraId="79F291E0"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Meat</w:t>
            </w:r>
          </w:p>
        </w:tc>
      </w:tr>
      <w:tr w:rsidR="00300AAC" w:rsidRPr="00300AAC" w14:paraId="61719FC5" w14:textId="77777777" w:rsidTr="007F0C0E">
        <w:trPr>
          <w:trHeight w:val="320"/>
        </w:trPr>
        <w:tc>
          <w:tcPr>
            <w:tcW w:w="2835" w:type="dxa"/>
            <w:noWrap/>
            <w:hideMark/>
          </w:tcPr>
          <w:p w14:paraId="698A34B3"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Meat</w:t>
            </w:r>
          </w:p>
        </w:tc>
        <w:tc>
          <w:tcPr>
            <w:tcW w:w="2977" w:type="dxa"/>
            <w:noWrap/>
            <w:hideMark/>
          </w:tcPr>
          <w:p w14:paraId="761498BB"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Other</w:t>
            </w:r>
          </w:p>
        </w:tc>
        <w:tc>
          <w:tcPr>
            <w:tcW w:w="2947" w:type="dxa"/>
            <w:noWrap/>
            <w:hideMark/>
          </w:tcPr>
          <w:p w14:paraId="0F3438BF"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Other + Beverages</w:t>
            </w:r>
          </w:p>
        </w:tc>
      </w:tr>
      <w:tr w:rsidR="00300AAC" w:rsidRPr="00300AAC" w14:paraId="17033584" w14:textId="77777777" w:rsidTr="007F0C0E">
        <w:trPr>
          <w:cnfStyle w:val="000000100000" w:firstRow="0" w:lastRow="0" w:firstColumn="0" w:lastColumn="0" w:oddVBand="0" w:evenVBand="0" w:oddHBand="1" w:evenHBand="0" w:firstRowFirstColumn="0" w:firstRowLastColumn="0" w:lastRowFirstColumn="0" w:lastRowLastColumn="0"/>
          <w:trHeight w:val="320"/>
        </w:trPr>
        <w:tc>
          <w:tcPr>
            <w:tcW w:w="2835" w:type="dxa"/>
            <w:noWrap/>
            <w:hideMark/>
          </w:tcPr>
          <w:p w14:paraId="5F0B4518"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Oilcrops and Pulses</w:t>
            </w:r>
          </w:p>
        </w:tc>
        <w:tc>
          <w:tcPr>
            <w:tcW w:w="2977" w:type="dxa"/>
            <w:noWrap/>
            <w:hideMark/>
          </w:tcPr>
          <w:p w14:paraId="4E66A593"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Sweets, confectionery, and sweetened beverages</w:t>
            </w:r>
          </w:p>
        </w:tc>
        <w:tc>
          <w:tcPr>
            <w:tcW w:w="2947" w:type="dxa"/>
            <w:noWrap/>
            <w:hideMark/>
          </w:tcPr>
          <w:p w14:paraId="52EADBE8"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Sweets, confectionery, and sweetened beverages</w:t>
            </w:r>
          </w:p>
        </w:tc>
      </w:tr>
    </w:tbl>
    <w:p w14:paraId="6A223BF2" w14:textId="1692E7EE" w:rsidR="00300AAC" w:rsidRDefault="00300AAC" w:rsidP="00300AAC">
      <w:pPr>
        <w:pStyle w:val="ListParagraph"/>
        <w:numPr>
          <w:ilvl w:val="0"/>
          <w:numId w:val="2"/>
        </w:numPr>
      </w:pPr>
      <w:r>
        <w:t>The categories of food group in the supply/demand elasticity dataset and the FAOSTAT dataset did not match exactly. Also, the number of groups didn’t line up in all the datasets. The following mapping tables were used to map the data between the 3 datasets:</w:t>
      </w:r>
      <w:r>
        <w:br/>
        <w:t>Some reasoning for why the mapping was as such:</w:t>
      </w:r>
    </w:p>
    <w:p w14:paraId="5D589F77" w14:textId="63819304" w:rsidR="00300AAC" w:rsidRDefault="00300AAC" w:rsidP="00300AAC">
      <w:pPr>
        <w:pStyle w:val="ListParagraph"/>
        <w:numPr>
          <w:ilvl w:val="1"/>
          <w:numId w:val="2"/>
        </w:numPr>
      </w:pPr>
      <w:r w:rsidRPr="00300AAC">
        <w:t>Sweets, confectionery, and sweetened beverages</w:t>
      </w:r>
      <w:r>
        <w:t xml:space="preserve"> are often derived from crops like corn which </w:t>
      </w:r>
      <w:r w:rsidRPr="007F0C0E">
        <w:rPr>
          <w:highlight w:val="yellow"/>
        </w:rPr>
        <w:t xml:space="preserve">closely resemble the </w:t>
      </w:r>
      <w:r w:rsidR="007F0C0E" w:rsidRPr="007F0C0E">
        <w:rPr>
          <w:highlight w:val="yellow"/>
        </w:rPr>
        <w:t>supply elasticity of corn (Needs confirmation/citation</w:t>
      </w:r>
      <w:r w:rsidR="007F0C0E">
        <w:t>)</w:t>
      </w:r>
    </w:p>
    <w:p w14:paraId="6AC54210" w14:textId="0E0C2448" w:rsidR="007F0C0E" w:rsidRDefault="007F0C0E" w:rsidP="00300AAC">
      <w:pPr>
        <w:pStyle w:val="ListParagraph"/>
        <w:numPr>
          <w:ilvl w:val="1"/>
          <w:numId w:val="2"/>
        </w:numPr>
      </w:pPr>
      <w:r>
        <w:t xml:space="preserve">Eggs and fish were categorized under meat as it </w:t>
      </w:r>
      <w:r w:rsidRPr="007F0C0E">
        <w:rPr>
          <w:highlight w:val="yellow"/>
        </w:rPr>
        <w:t>closely resembles the demand and supply characteristics of meat. (need citation/conformation</w:t>
      </w:r>
      <w:r>
        <w:t xml:space="preserve">) </w:t>
      </w:r>
    </w:p>
    <w:p w14:paraId="4BDBA88E" w14:textId="3D63DC37" w:rsidR="007F0C0E" w:rsidRDefault="007F0C0E" w:rsidP="00300AAC">
      <w:pPr>
        <w:pStyle w:val="ListParagraph"/>
        <w:numPr>
          <w:ilvl w:val="1"/>
          <w:numId w:val="2"/>
        </w:numPr>
      </w:pPr>
      <w:r>
        <w:t>Other section from demand elasticity dataset and FAOSTAT was just mapped to meat as that is the more discretionary field compa</w:t>
      </w:r>
      <w:r w:rsidRPr="007F0C0E">
        <w:rPr>
          <w:highlight w:val="yellow"/>
        </w:rPr>
        <w:t>red to others which are more staple in most countries.(need citation/conformation)</w:t>
      </w:r>
      <w:r>
        <w:t xml:space="preserve"> </w:t>
      </w:r>
    </w:p>
    <w:p w14:paraId="5C6AE5A3" w14:textId="7BC57916" w:rsidR="00300AAC" w:rsidRDefault="007F0C0E" w:rsidP="007F0C0E">
      <w:pPr>
        <w:pStyle w:val="ListParagraph"/>
        <w:numPr>
          <w:ilvl w:val="0"/>
          <w:numId w:val="2"/>
        </w:numPr>
      </w:pPr>
      <w:r>
        <w:t>From the price dataset, we only took the “</w:t>
      </w:r>
      <w:r w:rsidRPr="007F0C0E">
        <w:t>Consumer Prices, Food Indices (2015 = 100)</w:t>
      </w:r>
      <w:r>
        <w:t xml:space="preserve">” field for the latest year available (Dec, 2022). This field represents a price index of all the process in a given country instead of individual prices from each food type. </w:t>
      </w:r>
    </w:p>
    <w:p w14:paraId="2FA1D34E" w14:textId="77777777" w:rsidR="00454282" w:rsidRDefault="007F0C0E" w:rsidP="007F0C0E">
      <w:pPr>
        <w:pStyle w:val="ListParagraph"/>
        <w:numPr>
          <w:ilvl w:val="0"/>
          <w:numId w:val="2"/>
        </w:numPr>
      </w:pPr>
      <w:r>
        <w:t>The equation for supply and demand are as follows:</w:t>
      </w:r>
    </w:p>
    <w:p w14:paraId="61DE4C67" w14:textId="5B83A406" w:rsidR="00454282" w:rsidRPr="00454282" w:rsidRDefault="00BC60ED" w:rsidP="00454282">
      <w:pPr>
        <w:pStyle w:val="ListParagraph"/>
        <w:numPr>
          <w:ilvl w:val="1"/>
          <w:numId w:val="2"/>
        </w:numPr>
      </w:pPr>
      <m:oMath>
        <m:sSub>
          <m:sSubPr>
            <m:ctrlPr>
              <w:rPr>
                <w:rFonts w:ascii="Cambria Math" w:hAnsi="Cambria Math"/>
                <w:i/>
              </w:rPr>
            </m:ctrlPr>
          </m:sSubPr>
          <m:e>
            <m:r>
              <w:rPr>
                <w:rFonts w:ascii="Cambria Math" w:hAnsi="Cambria Math"/>
              </w:rPr>
              <m:t>Q</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s</m:t>
            </m:r>
          </m:sub>
        </m:sSub>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P</m:t>
                </m:r>
              </m:e>
              <m:sub>
                <m:r>
                  <w:rPr>
                    <w:rFonts w:ascii="Cambria Math" w:hAnsi="Cambria Math"/>
                  </w:rPr>
                  <m:t>s</m:t>
                </m:r>
              </m:sub>
            </m:sSub>
          </m:e>
          <m:sup>
            <m:sSub>
              <m:sSubPr>
                <m:ctrlPr>
                  <w:rPr>
                    <w:rFonts w:ascii="Cambria Math" w:hAnsi="Cambria Math"/>
                    <w:i/>
                  </w:rPr>
                </m:ctrlPr>
              </m:sSubPr>
              <m:e>
                <m:r>
                  <w:rPr>
                    <w:rFonts w:ascii="Cambria Math" w:hAnsi="Cambria Math"/>
                  </w:rPr>
                  <m:t>ε</m:t>
                </m:r>
              </m:e>
              <m:sub>
                <m:r>
                  <w:rPr>
                    <w:rFonts w:ascii="Cambria Math" w:hAnsi="Cambria Math"/>
                  </w:rPr>
                  <m:t>s</m:t>
                </m:r>
              </m:sub>
            </m:sSub>
          </m:sup>
        </m:sSup>
      </m:oMath>
    </w:p>
    <w:p w14:paraId="369F08DA" w14:textId="5C6FBAF9" w:rsidR="00454282" w:rsidRPr="00454282" w:rsidRDefault="00BC60ED" w:rsidP="00454282">
      <w:pPr>
        <w:pStyle w:val="ListParagraph"/>
        <w:numPr>
          <w:ilvl w:val="1"/>
          <w:numId w:val="2"/>
        </w:numPr>
      </w:pPr>
      <m:oMath>
        <m:sSub>
          <m:sSubPr>
            <m:ctrlPr>
              <w:rPr>
                <w:rFonts w:ascii="Cambria Math" w:hAnsi="Cambria Math"/>
                <w:i/>
              </w:rPr>
            </m:ctrlPr>
          </m:sSubPr>
          <m:e>
            <m:r>
              <w:rPr>
                <w:rFonts w:ascii="Cambria Math" w:hAnsi="Cambria Math"/>
              </w:rPr>
              <m:t>Q</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P</m:t>
                </m:r>
              </m:e>
              <m:sub>
                <m:r>
                  <w:rPr>
                    <w:rFonts w:ascii="Cambria Math" w:hAnsi="Cambria Math"/>
                  </w:rPr>
                  <m:t>d</m:t>
                </m:r>
              </m:sub>
            </m:sSub>
          </m:e>
          <m:sup>
            <m:sSub>
              <m:sSubPr>
                <m:ctrlPr>
                  <w:rPr>
                    <w:rFonts w:ascii="Cambria Math" w:hAnsi="Cambria Math"/>
                    <w:i/>
                  </w:rPr>
                </m:ctrlPr>
              </m:sSubPr>
              <m:e>
                <m:r>
                  <w:rPr>
                    <w:rFonts w:ascii="Cambria Math" w:hAnsi="Cambria Math"/>
                  </w:rPr>
                  <m:t>ε</m:t>
                </m:r>
              </m:e>
              <m:sub>
                <m:r>
                  <w:rPr>
                    <w:rFonts w:ascii="Cambria Math" w:hAnsi="Cambria Math"/>
                  </w:rPr>
                  <m:t>d</m:t>
                </m:r>
              </m:sub>
            </m:sSub>
          </m:sup>
        </m:sSup>
      </m:oMath>
    </w:p>
    <w:p w14:paraId="43E3696E" w14:textId="4A51A3A1" w:rsidR="00454282" w:rsidRDefault="00454282" w:rsidP="00454282">
      <w:pPr>
        <w:ind w:left="1080"/>
      </w:pPr>
      <w:r>
        <w:t xml:space="preserve">Where Q stands for quantity of food in metric tons, P is the price as measured by an index, C are the 2 constants and </w:t>
      </w:r>
      <w:r w:rsidRPr="00454282">
        <w:t>ε</w:t>
      </w:r>
      <w:r>
        <w:t xml:space="preserve"> are the elasticity of supply/demand.</w:t>
      </w:r>
    </w:p>
    <w:p w14:paraId="580598BF" w14:textId="2254601D" w:rsidR="00454282" w:rsidRPr="007B4FB4" w:rsidRDefault="00454282" w:rsidP="00454282">
      <w:pPr>
        <w:pStyle w:val="ListParagraph"/>
        <w:numPr>
          <w:ilvl w:val="0"/>
          <w:numId w:val="2"/>
        </w:numPr>
      </w:pPr>
      <w:r>
        <w:t xml:space="preserve">We start by assuming that the market (as seen in the price and FAOSTAT datasets) is initially at the equilibrium price and quantity. We calculated the constants </w:t>
      </w:r>
      <m:oMath>
        <m:sSub>
          <m:sSubPr>
            <m:ctrlPr>
              <w:rPr>
                <w:rFonts w:ascii="Cambria Math" w:hAnsi="Cambria Math"/>
                <w:i/>
              </w:rPr>
            </m:ctrlPr>
          </m:sSubPr>
          <m:e>
            <m:r>
              <w:rPr>
                <w:rFonts w:ascii="Cambria Math" w:hAnsi="Cambria Math"/>
              </w:rPr>
              <m:t>C</m:t>
            </m:r>
          </m:e>
          <m:sub>
            <m:r>
              <w:rPr>
                <w:rFonts w:ascii="Cambria Math" w:hAnsi="Cambria Math"/>
              </w:rPr>
              <m:t>s</m:t>
            </m:r>
          </m:sub>
        </m:sSub>
      </m:oMath>
      <w:r>
        <w:rPr>
          <w:rFonts w:eastAsiaTheme="minorEastAsia"/>
        </w:rPr>
        <w:t xml:space="preserve"> and </w:t>
      </w:r>
      <m:oMath>
        <m:sSub>
          <m:sSubPr>
            <m:ctrlPr>
              <w:rPr>
                <w:rFonts w:ascii="Cambria Math" w:hAnsi="Cambria Math"/>
                <w:i/>
              </w:rPr>
            </m:ctrlPr>
          </m:sSubPr>
          <m:e>
            <m:r>
              <w:rPr>
                <w:rFonts w:ascii="Cambria Math" w:hAnsi="Cambria Math"/>
              </w:rPr>
              <m:t>C</m:t>
            </m:r>
          </m:e>
          <m:sub>
            <m:r>
              <w:rPr>
                <w:rFonts w:ascii="Cambria Math" w:hAnsi="Cambria Math"/>
              </w:rPr>
              <m:t>d</m:t>
            </m:r>
          </m:sub>
        </m:sSub>
      </m:oMath>
      <w:r>
        <w:rPr>
          <w:rFonts w:eastAsiaTheme="minorEastAsia"/>
        </w:rPr>
        <w:t xml:space="preserve"> using the above 2 equations and plugging in the values of </w:t>
      </w:r>
      <m:oMath>
        <m:sSub>
          <m:sSubPr>
            <m:ctrlPr>
              <w:rPr>
                <w:rFonts w:ascii="Cambria Math" w:hAnsi="Cambria Math"/>
                <w:i/>
              </w:rPr>
            </m:ctrlPr>
          </m:sSubPr>
          <m:e>
            <m:r>
              <w:rPr>
                <w:rFonts w:ascii="Cambria Math" w:hAnsi="Cambria Math"/>
              </w:rPr>
              <m:t>P</m:t>
            </m:r>
          </m:e>
          <m:sub>
            <m:r>
              <w:rPr>
                <w:rFonts w:ascii="Cambria Math" w:hAnsi="Cambria Math"/>
              </w:rPr>
              <m:t>s</m:t>
            </m:r>
          </m:sub>
        </m:sSub>
      </m:oMath>
      <w:r>
        <w:rPr>
          <w:rFonts w:eastAsiaTheme="minorEastAsia"/>
        </w:rPr>
        <w:t>/</w:t>
      </w:r>
      <m:oMath>
        <m:sSub>
          <m:sSubPr>
            <m:ctrlPr>
              <w:rPr>
                <w:rFonts w:ascii="Cambria Math" w:hAnsi="Cambria Math"/>
                <w:i/>
              </w:rPr>
            </m:ctrlPr>
          </m:sSubPr>
          <m:e>
            <m:r>
              <w:rPr>
                <w:rFonts w:ascii="Cambria Math" w:hAnsi="Cambria Math"/>
              </w:rPr>
              <m:t>P</m:t>
            </m:r>
          </m:e>
          <m:sub>
            <m:r>
              <w:rPr>
                <w:rFonts w:ascii="Cambria Math" w:hAnsi="Cambria Math"/>
              </w:rPr>
              <m:t>d</m:t>
            </m:r>
          </m:sub>
        </m:sSub>
      </m:oMath>
      <w:r>
        <w:rPr>
          <w:rFonts w:eastAsiaTheme="minorEastAsia"/>
        </w:rPr>
        <w:t xml:space="preserve">, </w:t>
      </w:r>
      <m:oMath>
        <m:sSub>
          <m:sSubPr>
            <m:ctrlPr>
              <w:rPr>
                <w:rFonts w:ascii="Cambria Math" w:hAnsi="Cambria Math"/>
                <w:i/>
              </w:rPr>
            </m:ctrlPr>
          </m:sSubPr>
          <m:e>
            <m:r>
              <w:rPr>
                <w:rFonts w:ascii="Cambria Math" w:hAnsi="Cambria Math"/>
              </w:rPr>
              <m:t>Q</m:t>
            </m:r>
          </m:e>
          <m:sub>
            <m:r>
              <w:rPr>
                <w:rFonts w:ascii="Cambria Math" w:hAnsi="Cambria Math"/>
              </w:rPr>
              <m:t>s</m:t>
            </m:r>
          </m:sub>
        </m:sSub>
      </m:oMath>
      <w:r>
        <w:rPr>
          <w:rFonts w:eastAsiaTheme="minorEastAsia"/>
        </w:rPr>
        <w:t>/</w:t>
      </w:r>
      <m:oMath>
        <m:sSub>
          <m:sSubPr>
            <m:ctrlPr>
              <w:rPr>
                <w:rFonts w:ascii="Cambria Math" w:hAnsi="Cambria Math"/>
                <w:i/>
              </w:rPr>
            </m:ctrlPr>
          </m:sSubPr>
          <m:e>
            <m:r>
              <w:rPr>
                <w:rFonts w:ascii="Cambria Math" w:hAnsi="Cambria Math"/>
              </w:rPr>
              <m:t>Q</m:t>
            </m:r>
          </m:e>
          <m:sub>
            <m:r>
              <w:rPr>
                <w:rFonts w:ascii="Cambria Math" w:hAnsi="Cambria Math"/>
              </w:rPr>
              <m:t>d</m:t>
            </m:r>
          </m:sub>
        </m:sSub>
      </m:oMath>
      <w:r>
        <w:rPr>
          <w:rFonts w:eastAsiaTheme="minorEastAsia"/>
        </w:rPr>
        <w:t xml:space="preserve"> and </w:t>
      </w:r>
      <m:oMath>
        <m:sSub>
          <m:sSubPr>
            <m:ctrlPr>
              <w:rPr>
                <w:rFonts w:ascii="Cambria Math" w:hAnsi="Cambria Math"/>
                <w:i/>
              </w:rPr>
            </m:ctrlPr>
          </m:sSubPr>
          <m:e>
            <m:r>
              <w:rPr>
                <w:rFonts w:ascii="Cambria Math" w:hAnsi="Cambria Math"/>
              </w:rPr>
              <m:t>ε</m:t>
            </m:r>
          </m:e>
          <m:sub>
            <m:r>
              <w:rPr>
                <w:rFonts w:ascii="Cambria Math" w:hAnsi="Cambria Math"/>
              </w:rPr>
              <m:t>s</m:t>
            </m:r>
          </m:sub>
        </m:sSub>
      </m:oMath>
      <w:r>
        <w:rPr>
          <w:rFonts w:eastAsiaTheme="minorEastAsia"/>
        </w:rPr>
        <w:t>/</w:t>
      </w:r>
      <m:oMath>
        <m:sSub>
          <m:sSubPr>
            <m:ctrlPr>
              <w:rPr>
                <w:rFonts w:ascii="Cambria Math" w:hAnsi="Cambria Math"/>
                <w:i/>
              </w:rPr>
            </m:ctrlPr>
          </m:sSubPr>
          <m:e>
            <m:r>
              <w:rPr>
                <w:rFonts w:ascii="Cambria Math" w:hAnsi="Cambria Math"/>
              </w:rPr>
              <m:t>ε</m:t>
            </m:r>
          </m:e>
          <m:sub>
            <m:r>
              <w:rPr>
                <w:rFonts w:ascii="Cambria Math" w:hAnsi="Cambria Math"/>
              </w:rPr>
              <m:t>d</m:t>
            </m:r>
          </m:sub>
        </m:sSub>
      </m:oMath>
      <w:r>
        <w:rPr>
          <w:rFonts w:eastAsiaTheme="minorEastAsia"/>
        </w:rPr>
        <w:t xml:space="preserve"> at the initial equilibrium. These constants do not change with the change in the price</w:t>
      </w:r>
      <w:r w:rsidR="007B4FB4">
        <w:rPr>
          <w:rFonts w:eastAsiaTheme="minorEastAsia"/>
        </w:rPr>
        <w:t xml:space="preserve"> or quantity. </w:t>
      </w:r>
    </w:p>
    <w:p w14:paraId="3970038D" w14:textId="6D1B3BF8" w:rsidR="007B4FB4" w:rsidRDefault="007B4FB4" w:rsidP="00454282">
      <w:pPr>
        <w:pStyle w:val="ListParagraph"/>
        <w:numPr>
          <w:ilvl w:val="0"/>
          <w:numId w:val="2"/>
        </w:numPr>
      </w:pPr>
      <w:r>
        <w:t>Based on the simulated data of the population, the following histogram for reduction of food intake was observed:</w:t>
      </w:r>
      <w:r>
        <w:br/>
      </w:r>
      <w:r w:rsidRPr="007B4FB4">
        <w:rPr>
          <w:noProof/>
        </w:rPr>
        <w:drawing>
          <wp:inline distT="0" distB="0" distL="0" distR="0" wp14:anchorId="6F344567" wp14:editId="157545A3">
            <wp:extent cx="3137905" cy="2495878"/>
            <wp:effectExtent l="0" t="0" r="0" b="6350"/>
            <wp:docPr id="655018850"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18850" name="Picture 1" descr="A graph of a graph&#10;&#10;AI-generated content may be incorrect."/>
                    <pic:cNvPicPr/>
                  </pic:nvPicPr>
                  <pic:blipFill>
                    <a:blip r:embed="rId9"/>
                    <a:stretch>
                      <a:fillRect/>
                    </a:stretch>
                  </pic:blipFill>
                  <pic:spPr>
                    <a:xfrm>
                      <a:off x="0" y="0"/>
                      <a:ext cx="3164865" cy="2517322"/>
                    </a:xfrm>
                    <a:prstGeom prst="rect">
                      <a:avLst/>
                    </a:prstGeom>
                  </pic:spPr>
                </pic:pic>
              </a:graphicData>
            </a:graphic>
          </wp:inline>
        </w:drawing>
      </w:r>
      <w:r>
        <w:br/>
        <w:t>This represents the percentage reduction in demand for a given country.</w:t>
      </w:r>
    </w:p>
    <w:p w14:paraId="36B1DF0D" w14:textId="1D2FA5D7" w:rsidR="007B4FB4" w:rsidRDefault="007B4FB4" w:rsidP="7F232829">
      <w:pPr>
        <w:pStyle w:val="ListParagraph"/>
        <w:numPr>
          <w:ilvl w:val="0"/>
          <w:numId w:val="2"/>
        </w:numPr>
      </w:pPr>
      <w:r>
        <w:t xml:space="preserve">The demand curve was given a parallel downward shock by the percentage reduction to get to the new quantity demanded at a country level post treatment. This </w:t>
      </w:r>
      <w:r w:rsidR="00EA55C7">
        <w:t xml:space="preserve">represents the theoretical reduction in quantity demanded without accounting for the rebound effect due to price. Note: There’s an inherent assumption that demand for all food types goes down evenly. </w:t>
      </w:r>
      <w:r w:rsidR="00EA55C7" w:rsidRPr="7F232829">
        <w:rPr>
          <w:highlight w:val="yellow"/>
        </w:rPr>
        <w:t xml:space="preserve">This assumption might not be fully accurate as some evidence suggests that the reduction in demand for certain food categories like Sweets, confectionery, and sweetened beverages is higher compared to categories like vegetables and cereal. </w:t>
      </w:r>
      <w:r w:rsidR="62A74B80" w:rsidRPr="7F232829">
        <w:t>But sample sizes for these studies are small and based only on single nations. Further research could explore how our estimates change under different dietary preferences</w:t>
      </w:r>
      <w:r w:rsidR="00435E08">
        <w:t xml:space="preserve"> (</w:t>
      </w:r>
      <w:r w:rsidR="00435E08" w:rsidRPr="7F232829">
        <w:rPr>
          <w:highlight w:val="yellow"/>
        </w:rPr>
        <w:t>Need to build a better argument</w:t>
      </w:r>
      <w:r w:rsidR="00435E08">
        <w:t>)</w:t>
      </w:r>
    </w:p>
    <w:p w14:paraId="4627C1C4" w14:textId="373F72DD" w:rsidR="00435E08" w:rsidRPr="006F485B" w:rsidRDefault="0007089A" w:rsidP="00454282">
      <w:pPr>
        <w:pStyle w:val="ListParagraph"/>
        <w:numPr>
          <w:ilvl w:val="0"/>
          <w:numId w:val="2"/>
        </w:numPr>
      </w:pPr>
      <w:r>
        <w:t>Post treatment</w:t>
      </w:r>
      <w:r w:rsidR="006F485B">
        <w:rPr>
          <w:rFonts w:eastAsiaTheme="minorEastAsia"/>
        </w:rPr>
        <w:t>, the above equations change to:</w:t>
      </w:r>
    </w:p>
    <w:p w14:paraId="4200BBA8" w14:textId="77777777" w:rsidR="006F485B" w:rsidRPr="00454282" w:rsidRDefault="00BC60ED" w:rsidP="006F485B">
      <w:pPr>
        <w:pStyle w:val="ListParagraph"/>
        <w:numPr>
          <w:ilvl w:val="1"/>
          <w:numId w:val="2"/>
        </w:numPr>
      </w:pPr>
      <m:oMath>
        <m:sSub>
          <m:sSubPr>
            <m:ctrlPr>
              <w:rPr>
                <w:rFonts w:ascii="Cambria Math" w:hAnsi="Cambria Math"/>
                <w:i/>
              </w:rPr>
            </m:ctrlPr>
          </m:sSubPr>
          <m:e>
            <m:r>
              <w:rPr>
                <w:rFonts w:ascii="Cambria Math" w:hAnsi="Cambria Math"/>
              </w:rPr>
              <m:t>Q</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s</m:t>
            </m:r>
          </m:sub>
        </m:sSub>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P</m:t>
                </m:r>
              </m:e>
              <m:sub>
                <m:r>
                  <w:rPr>
                    <w:rFonts w:ascii="Cambria Math" w:hAnsi="Cambria Math"/>
                  </w:rPr>
                  <m:t>s</m:t>
                </m:r>
              </m:sub>
            </m:sSub>
          </m:e>
          <m:sup>
            <m:sSub>
              <m:sSubPr>
                <m:ctrlPr>
                  <w:rPr>
                    <w:rFonts w:ascii="Cambria Math" w:hAnsi="Cambria Math"/>
                    <w:i/>
                  </w:rPr>
                </m:ctrlPr>
              </m:sSubPr>
              <m:e>
                <m:r>
                  <w:rPr>
                    <w:rFonts w:ascii="Cambria Math" w:hAnsi="Cambria Math"/>
                  </w:rPr>
                  <m:t>ε</m:t>
                </m:r>
              </m:e>
              <m:sub>
                <m:r>
                  <w:rPr>
                    <w:rFonts w:ascii="Cambria Math" w:hAnsi="Cambria Math"/>
                  </w:rPr>
                  <m:t>s</m:t>
                </m:r>
              </m:sub>
            </m:sSub>
          </m:sup>
        </m:sSup>
      </m:oMath>
    </w:p>
    <w:p w14:paraId="312C0143" w14:textId="2D867CEF" w:rsidR="006F485B" w:rsidRPr="00454282" w:rsidRDefault="00BC60ED" w:rsidP="006F485B">
      <w:pPr>
        <w:pStyle w:val="ListParagraph"/>
        <w:numPr>
          <w:ilvl w:val="1"/>
          <w:numId w:val="2"/>
        </w:numPr>
      </w:pPr>
      <m:oMath>
        <m:sSub>
          <m:sSubPr>
            <m:ctrlPr>
              <w:rPr>
                <w:rFonts w:ascii="Cambria Math" w:hAnsi="Cambria Math"/>
                <w:i/>
              </w:rPr>
            </m:ctrlPr>
          </m:sSubPr>
          <m:e>
            <m:r>
              <w:rPr>
                <w:rFonts w:ascii="Cambria Math" w:hAnsi="Cambria Math"/>
              </w:rPr>
              <m:t>Q</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P</m:t>
                </m:r>
              </m:e>
              <m:sub>
                <m:r>
                  <w:rPr>
                    <w:rFonts w:ascii="Cambria Math" w:hAnsi="Cambria Math"/>
                  </w:rPr>
                  <m:t>d</m:t>
                </m:r>
              </m:sub>
            </m:sSub>
          </m:e>
          <m:sup>
            <m:sSub>
              <m:sSubPr>
                <m:ctrlPr>
                  <w:rPr>
                    <w:rFonts w:ascii="Cambria Math" w:hAnsi="Cambria Math"/>
                    <w:i/>
                  </w:rPr>
                </m:ctrlPr>
              </m:sSubPr>
              <m:e>
                <m:r>
                  <w:rPr>
                    <w:rFonts w:ascii="Cambria Math" w:hAnsi="Cambria Math"/>
                  </w:rPr>
                  <m:t>ε</m:t>
                </m:r>
              </m:e>
              <m:sub>
                <m:r>
                  <w:rPr>
                    <w:rFonts w:ascii="Cambria Math" w:hAnsi="Cambria Math"/>
                  </w:rPr>
                  <m:t>d</m:t>
                </m:r>
              </m:sub>
            </m:sSub>
          </m:sup>
        </m:sSup>
        <m:r>
          <w:rPr>
            <w:rFonts w:ascii="Cambria Math" w:eastAsiaTheme="minorEastAsia" w:hAnsi="Cambria Math"/>
          </w:rPr>
          <m:t>*(1+δ)</m:t>
        </m:r>
      </m:oMath>
      <w:r w:rsidR="006F485B">
        <w:rPr>
          <w:rFonts w:eastAsiaTheme="minorEastAsia"/>
        </w:rPr>
        <w:t xml:space="preserve"> </w:t>
      </w:r>
    </w:p>
    <w:p w14:paraId="11840ED6" w14:textId="6301A7DB" w:rsidR="006F485B" w:rsidRDefault="006F485B" w:rsidP="006F485B">
      <w:pPr>
        <w:pStyle w:val="ListParagraph"/>
        <w:ind w:left="1440"/>
        <w:rPr>
          <w:rFonts w:eastAsiaTheme="minorEastAsia"/>
        </w:rPr>
      </w:pPr>
      <w:r>
        <w:t xml:space="preserve">Where </w:t>
      </w:r>
      <m:oMath>
        <m:r>
          <w:rPr>
            <w:rFonts w:ascii="Cambria Math" w:hAnsi="Cambria Math"/>
          </w:rPr>
          <m:t>δ</m:t>
        </m:r>
      </m:oMath>
      <w:r>
        <w:rPr>
          <w:rFonts w:eastAsiaTheme="minorEastAsia"/>
        </w:rPr>
        <w:t xml:space="preserve"> represents the reduction in demand due to semaglutide intervention.</w:t>
      </w:r>
    </w:p>
    <w:p w14:paraId="4A42D876" w14:textId="79E96860" w:rsidR="00454282" w:rsidRDefault="006F485B" w:rsidP="006F485B">
      <w:pPr>
        <w:pStyle w:val="ListParagraph"/>
        <w:numPr>
          <w:ilvl w:val="0"/>
          <w:numId w:val="2"/>
        </w:numPr>
      </w:pPr>
      <w:r>
        <w:t>Given the values of</w:t>
      </w:r>
      <w:r w:rsidRPr="00C63276">
        <w:t xml:space="preserve"> </w:t>
      </w:r>
      <m:oMath>
        <m:sSub>
          <m:sSubPr>
            <m:ctrlPr>
              <w:rPr>
                <w:rFonts w:ascii="Cambria Math" w:hAnsi="Cambria Math"/>
              </w:rPr>
            </m:ctrlPr>
          </m:sSubPr>
          <m:e>
            <m:r>
              <w:rPr>
                <w:rFonts w:ascii="Cambria Math" w:hAnsi="Cambria Math"/>
              </w:rPr>
              <m:t>ε</m:t>
            </m:r>
          </m:e>
          <m:sub>
            <m:r>
              <w:rPr>
                <w:rFonts w:ascii="Cambria Math" w:hAnsi="Cambria Math"/>
              </w:rPr>
              <m:t>s</m:t>
            </m:r>
          </m:sub>
        </m:sSub>
      </m:oMath>
      <w:r w:rsidRPr="00C63276">
        <w:t>/</w:t>
      </w:r>
      <m:oMath>
        <m:sSub>
          <m:sSubPr>
            <m:ctrlPr>
              <w:rPr>
                <w:rFonts w:ascii="Cambria Math" w:hAnsi="Cambria Math"/>
              </w:rPr>
            </m:ctrlPr>
          </m:sSubPr>
          <m:e>
            <m:r>
              <w:rPr>
                <w:rFonts w:ascii="Cambria Math" w:hAnsi="Cambria Math"/>
              </w:rPr>
              <m:t>ε</m:t>
            </m:r>
          </m:e>
          <m:sub>
            <m:r>
              <w:rPr>
                <w:rFonts w:ascii="Cambria Math" w:hAnsi="Cambria Math"/>
              </w:rPr>
              <m:t>d</m:t>
            </m:r>
          </m:sub>
        </m:sSub>
      </m:oMath>
      <w:r w:rsidRPr="00C63276">
        <w:t xml:space="preserve"> and the previously calculated </w:t>
      </w:r>
      <m:oMath>
        <m:sSub>
          <m:sSubPr>
            <m:ctrlPr>
              <w:rPr>
                <w:rFonts w:ascii="Cambria Math" w:hAnsi="Cambria Math"/>
              </w:rPr>
            </m:ctrlPr>
          </m:sSubPr>
          <m:e>
            <m:r>
              <w:rPr>
                <w:rFonts w:ascii="Cambria Math" w:hAnsi="Cambria Math"/>
              </w:rPr>
              <m:t>C</m:t>
            </m:r>
          </m:e>
          <m:sub>
            <m:r>
              <w:rPr>
                <w:rFonts w:ascii="Cambria Math" w:hAnsi="Cambria Math"/>
              </w:rPr>
              <m:t>s</m:t>
            </m:r>
          </m:sub>
        </m:sSub>
      </m:oMath>
      <w:r w:rsidRPr="00C63276">
        <w:t>/</w:t>
      </w:r>
      <m:oMath>
        <m:sSub>
          <m:sSubPr>
            <m:ctrlPr>
              <w:rPr>
                <w:rFonts w:ascii="Cambria Math" w:hAnsi="Cambria Math"/>
              </w:rPr>
            </m:ctrlPr>
          </m:sSubPr>
          <m:e>
            <m:r>
              <w:rPr>
                <w:rFonts w:ascii="Cambria Math" w:hAnsi="Cambria Math"/>
              </w:rPr>
              <m:t>C</m:t>
            </m:r>
          </m:e>
          <m:sub>
            <m:r>
              <w:rPr>
                <w:rFonts w:ascii="Cambria Math" w:hAnsi="Cambria Math"/>
              </w:rPr>
              <m:t>d</m:t>
            </m:r>
          </m:sub>
        </m:sSub>
      </m:oMath>
      <w:r w:rsidRPr="00C63276">
        <w:t xml:space="preserve">, we find the values of we need to find the actual values of </w:t>
      </w:r>
      <m:oMath>
        <m:sSub>
          <m:sSubPr>
            <m:ctrlPr>
              <w:rPr>
                <w:rFonts w:ascii="Cambria Math" w:hAnsi="Cambria Math"/>
              </w:rPr>
            </m:ctrlPr>
          </m:sSubPr>
          <m:e>
            <m:r>
              <w:rPr>
                <w:rFonts w:ascii="Cambria Math" w:hAnsi="Cambria Math"/>
              </w:rPr>
              <m:t>Q</m:t>
            </m:r>
          </m:e>
          <m:sub>
            <m:r>
              <w:rPr>
                <w:rFonts w:ascii="Cambria Math" w:hAnsi="Cambria Math"/>
              </w:rPr>
              <m:t>d</m:t>
            </m:r>
          </m:sub>
        </m:sSub>
      </m:oMath>
      <w:r w:rsidRPr="00C63276">
        <w:t xml:space="preserve">. Using the root_scalar function in Python (Brent’s method), we numerically solve for the price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rsidRPr="00C63276">
        <w:t xml:space="preserve"> where the quantity supplied </w:t>
      </w:r>
      <m:oMath>
        <m:sSub>
          <m:sSubPr>
            <m:ctrlPr>
              <w:rPr>
                <w:rFonts w:ascii="Cambria Math" w:hAnsi="Cambria Math"/>
              </w:rPr>
            </m:ctrlPr>
          </m:sSubPr>
          <m:e>
            <m:r>
              <w:rPr>
                <w:rFonts w:ascii="Cambria Math" w:hAnsi="Cambria Math"/>
              </w:rPr>
              <m:t>Q</m:t>
            </m:r>
          </m:e>
          <m:sub>
            <m:r>
              <w:rPr>
                <w:rFonts w:ascii="Cambria Math" w:hAnsi="Cambria Math"/>
              </w:rPr>
              <m:t>s</m:t>
            </m:r>
          </m:sub>
        </m:sSub>
      </m:oMath>
      <w:r w:rsidRPr="00C63276">
        <w:t xml:space="preserve"> equals the new, shifted quantity demanded </w:t>
      </w:r>
      <m:oMath>
        <m:sSub>
          <m:sSubPr>
            <m:ctrlPr>
              <w:rPr>
                <w:rFonts w:ascii="Cambria Math" w:hAnsi="Cambria Math"/>
              </w:rPr>
            </m:ctrlPr>
          </m:sSubPr>
          <m:e>
            <m:r>
              <w:rPr>
                <w:rFonts w:ascii="Cambria Math" w:hAnsi="Cambria Math"/>
              </w:rPr>
              <m:t>Q</m:t>
            </m:r>
          </m:e>
          <m:sub>
            <m:r>
              <w:rPr>
                <w:rFonts w:ascii="Cambria Math" w:hAnsi="Cambria Math"/>
              </w:rPr>
              <m:t>d</m:t>
            </m:r>
          </m:sub>
        </m:sSub>
      </m:oMath>
      <w:r w:rsidRPr="00C63276">
        <w:t>.</w:t>
      </w:r>
      <w:r w:rsidR="00C63276" w:rsidRPr="00C63276">
        <w:t xml:space="preserve"> </w:t>
      </w:r>
      <w:r w:rsidR="00C63276">
        <w:t>The difference between the initial equilibrium quantity and the new equilibrium quantity (</w:t>
      </w:r>
      <m:oMath>
        <m:sSub>
          <m:sSubPr>
            <m:ctrlPr>
              <w:rPr>
                <w:rFonts w:ascii="Cambria Math" w:hAnsi="Cambria Math"/>
              </w:rPr>
            </m:ctrlPr>
          </m:sSubPr>
          <m:e>
            <m:sSup>
              <m:sSupPr>
                <m:ctrlPr>
                  <w:rPr>
                    <w:rFonts w:ascii="Cambria Math" w:hAnsi="Cambria Math"/>
                  </w:rPr>
                </m:ctrlPr>
              </m:sSupPr>
              <m:e>
                <m:r>
                  <w:rPr>
                    <w:rFonts w:ascii="Cambria Math" w:hAnsi="Cambria Math"/>
                  </w:rPr>
                  <m:t>Q</m:t>
                </m:r>
              </m:e>
              <m:sup>
                <m:r>
                  <m:rPr>
                    <m:sty m:val="p"/>
                  </m:rPr>
                  <w:rPr>
                    <w:rFonts w:ascii="Cambria Math" w:hAnsi="Cambria Math"/>
                  </w:rPr>
                  <m:t>*</m:t>
                </m:r>
              </m:sup>
            </m:sSup>
          </m:e>
          <m:sub>
            <m:r>
              <w:rPr>
                <w:rFonts w:ascii="Cambria Math" w:hAnsi="Cambria Math"/>
              </w:rPr>
              <m:t>new</m:t>
            </m:r>
          </m:sub>
        </m:sSub>
      </m:oMath>
      <w:r w:rsidR="00C63276">
        <w:t xml:space="preserve">) represents the </w:t>
      </w:r>
      <w:r w:rsidR="00C63276" w:rsidRPr="00C63276">
        <w:t>actual reduction</w:t>
      </w:r>
      <w:r w:rsidR="00C63276">
        <w:t xml:space="preserve"> in food consumption. The </w:t>
      </w:r>
      <w:r w:rsidR="00C63276" w:rsidRPr="00C63276">
        <w:t>rebound effect</w:t>
      </w:r>
      <w:r w:rsidR="00C63276">
        <w:t xml:space="preserve"> is then calculated as the difference between this actual reduction and the initial "expected" demand shock, expressed as a percentage of the gains lost to price-driven consumption increases.</w:t>
      </w:r>
    </w:p>
    <w:p w14:paraId="3C416E3B" w14:textId="321181C6" w:rsidR="00C63276" w:rsidRDefault="00C63276" w:rsidP="006F485B">
      <w:pPr>
        <w:pStyle w:val="ListParagraph"/>
        <w:numPr>
          <w:ilvl w:val="0"/>
          <w:numId w:val="2"/>
        </w:numPr>
      </w:pPr>
      <w:r>
        <w:t xml:space="preserve">This reduction in quantity is then multiplied by the </w:t>
      </w:r>
      <w:r w:rsidRPr="00C63276">
        <w:t>carbon</w:t>
      </w:r>
      <w:r>
        <w:t xml:space="preserve"> intensity from the aforementioned LCA data from Poore and Nemecek to get total carbon savings post rebound effect.</w:t>
      </w:r>
    </w:p>
    <w:sectPr w:rsidR="00C63276">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Seth Wynes" w:date="2026-03-02T16:43:00Z" w:initials="SW">
    <w:p w14:paraId="5816BC17" w14:textId="7B1FD6BD" w:rsidR="00BC60ED" w:rsidRDefault="00BC60ED">
      <w:r>
        <w:annotationRef/>
      </w:r>
      <w:r w:rsidRPr="48F7302A">
        <w:t>Not sure how hard this is under your methods but we probably want to know how much emissions increases each year rather than just a ten year total. This way we can describe how many years it takes for the average country to have their emissions savings from food offset by mortality. Also because, the emissions savings from food continue each year so makes them more comparable.</w:t>
      </w:r>
    </w:p>
  </w:comment>
  <w:comment w:id="5" w:author="Seth Wynes" w:date="2026-03-02T16:44:00Z" w:initials="SW">
    <w:p w14:paraId="74B6BF10" w14:textId="6920010F" w:rsidR="00BC60ED" w:rsidRDefault="00BC60ED">
      <w:r>
        <w:annotationRef/>
      </w:r>
      <w:r w:rsidRPr="2FB236FA">
        <w:t>Why seven?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16BC17" w15:done="0"/>
  <w15:commentEx w15:paraId="74B6BF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7265A2" w16cex:dateUtc="2026-03-02T21:43:00Z"/>
  <w16cex:commentExtensible w16cex:durableId="4011DC0F" w16cex:dateUtc="2026-03-02T21: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16BC17" w16cid:durableId="2A7265A2"/>
  <w16cid:commentId w16cid:paraId="74B6BF10" w16cid:durableId="4011DC0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473BBF"/>
    <w:multiLevelType w:val="hybridMultilevel"/>
    <w:tmpl w:val="8760FF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8E797F"/>
    <w:multiLevelType w:val="hybridMultilevel"/>
    <w:tmpl w:val="84369B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7624330">
    <w:abstractNumId w:val="0"/>
  </w:num>
  <w:num w:numId="2" w16cid:durableId="185290977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th Wynes">
    <w15:presenceInfo w15:providerId="AD" w15:userId="S::swynes@uwaterloo.ca::e8cdfc63-3f85-4b2b-83e8-ec3a4abfcd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552"/>
    <w:rsid w:val="0007089A"/>
    <w:rsid w:val="0021650A"/>
    <w:rsid w:val="00282A18"/>
    <w:rsid w:val="002E2D7E"/>
    <w:rsid w:val="00300AAC"/>
    <w:rsid w:val="003705F3"/>
    <w:rsid w:val="003B40F3"/>
    <w:rsid w:val="003D7E79"/>
    <w:rsid w:val="00435E08"/>
    <w:rsid w:val="00454282"/>
    <w:rsid w:val="00516B24"/>
    <w:rsid w:val="005C7734"/>
    <w:rsid w:val="005E3560"/>
    <w:rsid w:val="006112CF"/>
    <w:rsid w:val="006F485B"/>
    <w:rsid w:val="007B4FB4"/>
    <w:rsid w:val="007F0C0E"/>
    <w:rsid w:val="0081020D"/>
    <w:rsid w:val="008A65CB"/>
    <w:rsid w:val="00927253"/>
    <w:rsid w:val="009748E0"/>
    <w:rsid w:val="009B2CF0"/>
    <w:rsid w:val="009D4552"/>
    <w:rsid w:val="00AB7947"/>
    <w:rsid w:val="00AF5324"/>
    <w:rsid w:val="00B00F8B"/>
    <w:rsid w:val="00B35DA9"/>
    <w:rsid w:val="00B42342"/>
    <w:rsid w:val="00B631A3"/>
    <w:rsid w:val="00BD3F44"/>
    <w:rsid w:val="00C4262A"/>
    <w:rsid w:val="00C63276"/>
    <w:rsid w:val="00CA228B"/>
    <w:rsid w:val="00CF28AD"/>
    <w:rsid w:val="00D41B39"/>
    <w:rsid w:val="00DC3267"/>
    <w:rsid w:val="00EA55C7"/>
    <w:rsid w:val="00EE3904"/>
    <w:rsid w:val="00EF2B30"/>
    <w:rsid w:val="00FE1725"/>
    <w:rsid w:val="02868CD8"/>
    <w:rsid w:val="07567BEA"/>
    <w:rsid w:val="1462CF18"/>
    <w:rsid w:val="22BBE6FA"/>
    <w:rsid w:val="29BFA3E8"/>
    <w:rsid w:val="33C0A1A2"/>
    <w:rsid w:val="62A74B80"/>
    <w:rsid w:val="68E03A6B"/>
    <w:rsid w:val="707ACDEF"/>
    <w:rsid w:val="7F232829"/>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E47C2"/>
  <w15:chartTrackingRefBased/>
  <w15:docId w15:val="{43C8EDE8-D124-9042-8E1D-334C7F273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4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4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4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4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4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4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4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4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4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4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552"/>
    <w:rPr>
      <w:rFonts w:eastAsiaTheme="majorEastAsia" w:cstheme="majorBidi"/>
      <w:color w:val="272727" w:themeColor="text1" w:themeTint="D8"/>
    </w:rPr>
  </w:style>
  <w:style w:type="paragraph" w:styleId="Title">
    <w:name w:val="Title"/>
    <w:basedOn w:val="Normal"/>
    <w:next w:val="Normal"/>
    <w:link w:val="TitleChar"/>
    <w:uiPriority w:val="10"/>
    <w:qFormat/>
    <w:rsid w:val="009D4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552"/>
    <w:pPr>
      <w:spacing w:before="160"/>
      <w:jc w:val="center"/>
    </w:pPr>
    <w:rPr>
      <w:i/>
      <w:iCs/>
      <w:color w:val="404040" w:themeColor="text1" w:themeTint="BF"/>
    </w:rPr>
  </w:style>
  <w:style w:type="character" w:customStyle="1" w:styleId="QuoteChar">
    <w:name w:val="Quote Char"/>
    <w:basedOn w:val="DefaultParagraphFont"/>
    <w:link w:val="Quote"/>
    <w:uiPriority w:val="29"/>
    <w:rsid w:val="009D4552"/>
    <w:rPr>
      <w:i/>
      <w:iCs/>
      <w:color w:val="404040" w:themeColor="text1" w:themeTint="BF"/>
    </w:rPr>
  </w:style>
  <w:style w:type="paragraph" w:styleId="ListParagraph">
    <w:name w:val="List Paragraph"/>
    <w:basedOn w:val="Normal"/>
    <w:uiPriority w:val="34"/>
    <w:qFormat/>
    <w:rsid w:val="009D4552"/>
    <w:pPr>
      <w:ind w:left="720"/>
      <w:contextualSpacing/>
    </w:pPr>
  </w:style>
  <w:style w:type="character" w:styleId="IntenseEmphasis">
    <w:name w:val="Intense Emphasis"/>
    <w:basedOn w:val="DefaultParagraphFont"/>
    <w:uiPriority w:val="21"/>
    <w:qFormat/>
    <w:rsid w:val="009D4552"/>
    <w:rPr>
      <w:i/>
      <w:iCs/>
      <w:color w:val="0F4761" w:themeColor="accent1" w:themeShade="BF"/>
    </w:rPr>
  </w:style>
  <w:style w:type="paragraph" w:styleId="IntenseQuote">
    <w:name w:val="Intense Quote"/>
    <w:basedOn w:val="Normal"/>
    <w:next w:val="Normal"/>
    <w:link w:val="IntenseQuoteChar"/>
    <w:uiPriority w:val="30"/>
    <w:qFormat/>
    <w:rsid w:val="009D4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4552"/>
    <w:rPr>
      <w:i/>
      <w:iCs/>
      <w:color w:val="0F4761" w:themeColor="accent1" w:themeShade="BF"/>
    </w:rPr>
  </w:style>
  <w:style w:type="character" w:styleId="IntenseReference">
    <w:name w:val="Intense Reference"/>
    <w:basedOn w:val="DefaultParagraphFont"/>
    <w:uiPriority w:val="32"/>
    <w:qFormat/>
    <w:rsid w:val="009D4552"/>
    <w:rPr>
      <w:b/>
      <w:bCs/>
      <w:smallCaps/>
      <w:color w:val="0F4761" w:themeColor="accent1" w:themeShade="BF"/>
      <w:spacing w:val="5"/>
    </w:rPr>
  </w:style>
  <w:style w:type="table" w:styleId="PlainTable5">
    <w:name w:val="Plain Table 5"/>
    <w:basedOn w:val="TableNormal"/>
    <w:uiPriority w:val="45"/>
    <w:rsid w:val="00300AA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300AA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454282"/>
    <w:rPr>
      <w:color w:val="666666"/>
    </w:rPr>
  </w:style>
  <w:style w:type="character" w:customStyle="1" w:styleId="math-inline">
    <w:name w:val="math-inline"/>
    <w:basedOn w:val="DefaultParagraphFont"/>
    <w:rsid w:val="00C63276"/>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9ee03e0-b78c-4998-8bf4-79b266b85105}" enabled="1" method="Standard" siteId="{723a5a87-f39a-4a22-9247-3fc240c01396}"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1473</Words>
  <Characters>8400</Characters>
  <Application>Microsoft Office Word</Application>
  <DocSecurity>0</DocSecurity>
  <Lines>70</Lines>
  <Paragraphs>19</Paragraphs>
  <ScaleCrop>false</ScaleCrop>
  <Company/>
  <LinksUpToDate>false</LinksUpToDate>
  <CharactersWithSpaces>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Somanshu Prasad</dc:creator>
  <cp:keywords/>
  <dc:description/>
  <cp:lastModifiedBy>Seth Wynes</cp:lastModifiedBy>
  <cp:revision>2</cp:revision>
  <dcterms:created xsi:type="dcterms:W3CDTF">2026-04-08T15:42:00Z</dcterms:created>
  <dcterms:modified xsi:type="dcterms:W3CDTF">2026-04-08T15:42:00Z</dcterms:modified>
</cp:coreProperties>
</file>